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CA03B">
      <w:pPr>
        <w:spacing w:line="360" w:lineRule="auto"/>
        <w:jc w:val="both"/>
        <w:rPr>
          <w:rFonts w:hint="eastAsia" w:ascii="宋体" w:hAnsi="宋体" w:eastAsia="宋体" w:cs="宋体"/>
          <w:b/>
          <w:bCs/>
          <w:color w:val="FF0000"/>
          <w:sz w:val="28"/>
          <w:szCs w:val="28"/>
          <w:lang w:eastAsia="zh-CN"/>
        </w:rPr>
      </w:pPr>
      <w:bookmarkStart w:id="0" w:name="OLE_LINK2"/>
      <w:bookmarkStart w:id="1" w:name="OLE_LINK10"/>
      <w:bookmarkStart w:id="2" w:name="OLE_LINK1"/>
    </w:p>
    <w:p w14:paraId="64B89A4D">
      <w:pPr>
        <w:spacing w:line="360" w:lineRule="auto"/>
        <w:jc w:val="center"/>
        <w:rPr>
          <w:rFonts w:hint="eastAsia" w:ascii="宋体" w:hAnsi="宋体" w:eastAsia="宋体" w:cs="宋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32"/>
          <w:szCs w:val="32"/>
        </w:rPr>
        <w:t>血常规指标及CRP在鉴别诊断细菌性与病毒性上呼吸道感染中的应用分析</w:t>
      </w:r>
    </w:p>
    <w:bookmarkEnd w:id="0"/>
    <w:bookmarkEnd w:id="1"/>
    <w:p w14:paraId="3937C0C7">
      <w:pPr>
        <w:keepNext w:val="0"/>
        <w:keepLines w:val="0"/>
        <w:widowControl/>
        <w:suppressLineNumbers w:val="0"/>
        <w:spacing w:line="360" w:lineRule="auto"/>
        <w:jc w:val="both"/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</w:pPr>
    </w:p>
    <w:p w14:paraId="07C849CC">
      <w:pPr>
        <w:keepNext w:val="0"/>
        <w:keepLines w:val="0"/>
        <w:widowControl/>
        <w:suppressLineNumbers w:val="0"/>
        <w:spacing w:line="360" w:lineRule="auto"/>
        <w:jc w:val="both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摘要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】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 xml:space="preserve">目的  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探究血常规指标联合C反应蛋白（CRP）在细菌性与病毒性上呼吸道感染鉴别诊断中的临床应用价值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方法</w:t>
      </w:r>
      <w:bookmarkStart w:id="3" w:name="OLE_LINK8"/>
      <w:bookmarkStart w:id="4" w:name="OLE_LINK4"/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选取2024年5月</w:t>
      </w:r>
      <w:ins w:id="0" w:author=" " w:date="2026-06-26T12:47:52Z">
        <w:r>
          <w:rPr>
            <w:rFonts w:hint="eastAsia" w:ascii="宋体" w:hAnsi="宋体" w:eastAsia="宋体" w:cs="宋体"/>
            <w:b w:val="0"/>
            <w:bCs w:val="0"/>
            <w:color w:val="auto"/>
            <w:kern w:val="2"/>
            <w:sz w:val="24"/>
            <w:szCs w:val="24"/>
            <w:lang w:val="en-US" w:eastAsia="zh-CN" w:bidi="ar-SA"/>
          </w:rPr>
          <w:t>-</w:t>
        </w:r>
      </w:ins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2025年8月我院收治的</w:t>
      </w:r>
      <w:ins w:id="1" w:author="Administrator" w:date="2026-06-03T10:43:46Z">
        <w:r>
          <w:rPr>
            <w:rFonts w:hint="eastAsia" w:ascii="宋体" w:hAnsi="宋体" w:eastAsia="宋体" w:cs="宋体"/>
            <w:b w:val="0"/>
            <w:bCs w:val="0"/>
            <w:color w:val="auto"/>
            <w:kern w:val="2"/>
            <w:sz w:val="24"/>
            <w:szCs w:val="24"/>
            <w:lang w:val="en-US" w:eastAsia="zh-CN" w:bidi="ar-SA"/>
          </w:rPr>
          <w:t>3</w:t>
        </w:r>
      </w:ins>
      <w:ins w:id="2" w:author="Administrator" w:date="2026-06-03T10:43:47Z">
        <w:r>
          <w:rPr>
            <w:rFonts w:hint="eastAsia" w:ascii="宋体" w:hAnsi="宋体" w:eastAsia="宋体" w:cs="宋体"/>
            <w:b w:val="0"/>
            <w:bCs w:val="0"/>
            <w:color w:val="auto"/>
            <w:kern w:val="2"/>
            <w:sz w:val="24"/>
            <w:szCs w:val="24"/>
            <w:lang w:val="en-US" w:eastAsia="zh-CN" w:bidi="ar-SA"/>
          </w:rPr>
          <w:t>00</w:t>
        </w:r>
      </w:ins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例上呼吸道感染患者为研究对象，所有患者均完善血常规及CRP检测，结合临床最终诊断结果进行分析。</w:t>
      </w:r>
      <w:bookmarkEnd w:id="3"/>
      <w:bookmarkEnd w:id="4"/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lang w:eastAsia="zh-CN"/>
        </w:rPr>
        <w:t>结果</w:t>
      </w:r>
      <w:bookmarkStart w:id="5" w:name="OLE_LINK5"/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lang w:val="en-US" w:eastAsia="zh-CN"/>
        </w:rPr>
        <w:t xml:space="preserve">  </w:t>
      </w:r>
      <w:bookmarkEnd w:id="5"/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细菌性上呼吸道感染患者白细胞计数（WBC）、中性粒细胞比例（NEUT%）、CRP水平均显著高于病毒性上呼吸道感染患者，淋巴细胞比例（LYMPH%）低于病毒性上呼吸道感染患者，差异均有统计学意义（P＜0.05）；二者联合鉴别诊断准确率、灵敏度、特异度均较高。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结论</w:t>
      </w:r>
      <w:bookmarkStart w:id="6" w:name="OLE_LINK6"/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血常规指标联合CRP检测可有效区分细菌性与病毒性上呼吸道感染，诊断效能更高，可为临床精准用药、对症治疗提供可靠的实验室依据，值得临床推广应用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。</w:t>
      </w:r>
    </w:p>
    <w:bookmarkEnd w:id="6"/>
    <w:p w14:paraId="450C597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eastAsia="宋体"/>
          <w:sz w:val="24"/>
          <w:lang w:val="en-US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【关键词】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上呼吸道感染；细菌性；病毒性；血常规；C反应蛋白；鉴别诊断</w:t>
      </w:r>
    </w:p>
    <w:p w14:paraId="6C148431">
      <w:pPr>
        <w:spacing w:line="360" w:lineRule="auto"/>
        <w:ind w:firstLine="480" w:firstLineChars="20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上呼吸道感染为临床高发的呼吸道疾病，细菌、病毒为主要致病病原体，二者所致感染症状相似但治疗方案截然不同，快速精准鉴别感染类型可指导临床合理用药、规避误诊误治风险及并发症，保障患者预后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vertAlign w:val="superscript"/>
          <w:lang w:val="en-US" w:eastAsia="zh-CN" w:bidi="ar-SA"/>
        </w:rPr>
        <w:t>[1]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。目前临床病原体培养是感染诊断的金标准，但检测周期长、操作复杂，无法满足临床快速诊疗的需求。血常规是临床基础筛查指标，其中白细胞计数（WBC）、中性粒细胞比例（NEUT%）、淋巴细胞比例（LYMPH%）等指标可初步反映机体感染状态与病原体类型；C反应蛋白（CRP）是机体急性时相反应蛋白，在机体出现炎症、感染、损伤时会快速升高，可精准反映机体炎症反应程度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vertAlign w:val="superscript"/>
          <w:lang w:val="en-US" w:eastAsia="zh-CN" w:bidi="ar-SA"/>
        </w:rPr>
        <w:t>[2]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。单一指标检测存在一定局限性，难以实现精准鉴别诊断。基于此，本研究选取</w:t>
      </w:r>
      <w:ins w:id="3" w:author="WPS_1753778298" w:date="2026-06-05T15:56:08Z">
        <w:r>
          <w:rPr>
            <w:rFonts w:hint="eastAsia" w:ascii="宋体" w:hAnsi="宋体" w:eastAsia="宋体" w:cs="宋体"/>
            <w:b w:val="0"/>
            <w:bCs w:val="0"/>
            <w:color w:val="auto"/>
            <w:kern w:val="2"/>
            <w:sz w:val="24"/>
            <w:szCs w:val="24"/>
            <w:lang w:val="en-US" w:eastAsia="zh-CN" w:bidi="ar-SA"/>
          </w:rPr>
          <w:t>300</w:t>
        </w:r>
      </w:ins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例上呼吸道感染患者，分析血常规指标联合CRP在细菌性与病毒性上呼吸道感染鉴别诊断中的应用价值，为临床诊疗提供参考，现报告如下。</w:t>
      </w:r>
    </w:p>
    <w:p w14:paraId="51B1601E">
      <w:pPr>
        <w:spacing w:line="360" w:lineRule="auto"/>
        <w:ind w:firstLine="482" w:firstLineChars="200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1一般资料和方法</w:t>
      </w:r>
    </w:p>
    <w:p w14:paraId="5D1D54D1">
      <w:pPr>
        <w:spacing w:line="360" w:lineRule="auto"/>
        <w:ind w:firstLine="482" w:firstLineChars="200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1.1一般资料</w:t>
      </w:r>
    </w:p>
    <w:p w14:paraId="34637DA0">
      <w:pPr>
        <w:spacing w:line="360" w:lineRule="auto"/>
        <w:ind w:firstLine="480" w:firstLineChars="20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选取2024年5月-2025年8月我院收治的</w:t>
      </w:r>
      <w:ins w:id="4" w:author="Administrator" w:date="2026-06-03T10:45:03Z">
        <w:r>
          <w:rPr>
            <w:rFonts w:hint="eastAsia" w:ascii="宋体" w:hAnsi="宋体" w:eastAsia="宋体" w:cs="宋体"/>
            <w:b w:val="0"/>
            <w:bCs w:val="0"/>
            <w:color w:val="auto"/>
            <w:kern w:val="2"/>
            <w:sz w:val="24"/>
            <w:szCs w:val="24"/>
            <w:lang w:val="en-US" w:eastAsia="zh-CN" w:bidi="ar-SA"/>
          </w:rPr>
          <w:t>3</w:t>
        </w:r>
      </w:ins>
      <w:ins w:id="5" w:author="Administrator" w:date="2026-06-03T10:45:04Z">
        <w:r>
          <w:rPr>
            <w:rFonts w:hint="eastAsia" w:ascii="宋体" w:hAnsi="宋体" w:eastAsia="宋体" w:cs="宋体"/>
            <w:b w:val="0"/>
            <w:bCs w:val="0"/>
            <w:color w:val="auto"/>
            <w:kern w:val="2"/>
            <w:sz w:val="24"/>
            <w:szCs w:val="24"/>
            <w:lang w:val="en-US" w:eastAsia="zh-CN" w:bidi="ar-SA"/>
          </w:rPr>
          <w:t>00</w:t>
        </w:r>
      </w:ins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例上呼吸道感染患者为研究对象。患者年龄3-68岁，平均（35.12±4.26）岁；男</w:t>
      </w:r>
      <w:ins w:id="6" w:author="Administrator" w:date="2026-06-03T10:45:16Z">
        <w:r>
          <w:rPr>
            <w:rFonts w:hint="eastAsia" w:ascii="宋体" w:hAnsi="宋体" w:eastAsia="宋体" w:cs="宋体"/>
            <w:b w:val="0"/>
            <w:bCs w:val="0"/>
            <w:color w:val="auto"/>
            <w:kern w:val="2"/>
            <w:sz w:val="24"/>
            <w:szCs w:val="24"/>
            <w:lang w:val="en-US" w:eastAsia="zh-CN" w:bidi="ar-SA"/>
          </w:rPr>
          <w:t>158</w:t>
        </w:r>
      </w:ins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例，女</w:t>
      </w:r>
      <w:ins w:id="7" w:author="Administrator" w:date="2026-06-03T10:45:20Z">
        <w:r>
          <w:rPr>
            <w:rFonts w:hint="eastAsia" w:ascii="宋体" w:hAnsi="宋体" w:eastAsia="宋体" w:cs="宋体"/>
            <w:b w:val="0"/>
            <w:bCs w:val="0"/>
            <w:color w:val="auto"/>
            <w:kern w:val="2"/>
            <w:sz w:val="24"/>
            <w:szCs w:val="24"/>
            <w:lang w:val="en-US" w:eastAsia="zh-CN" w:bidi="ar-SA"/>
          </w:rPr>
          <w:t>142</w:t>
        </w:r>
      </w:ins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例；病程1-7d，平均（3.25±1.05）d。纳入标准：符合《内科学（第9版）》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vertAlign w:val="superscript"/>
          <w:lang w:val="en-US" w:eastAsia="zh-CN" w:bidi="ar-SA"/>
        </w:rPr>
        <w:t>[3]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中上呼吸道感染诊断标准；临床症状完整，存在发热、咽痛、咳嗽等典型症状；发病时间≤7d，未自行使用抗生素、抗病毒药物治疗；临床资料完整，可配合完成血常规及CRP检测。排除标准：合并下呼吸道感染、肺炎、泌尿系统感染等其他部位感染；合并自身免疫性疾病、血液系统疾病、恶性肿瘤；严重肝肾功能不全；近期存在手术、创伤、应激反应；妊娠期、哺乳期女性。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本研究不违反国家法律法规，符合医学伦理原则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。</w:t>
      </w:r>
    </w:p>
    <w:p w14:paraId="72D333F2">
      <w:pPr>
        <w:spacing w:line="360" w:lineRule="auto"/>
        <w:ind w:firstLine="482" w:firstLineChars="200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1.2方法</w:t>
      </w:r>
    </w:p>
    <w:p w14:paraId="14694253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所有患者入院后采集外周静脉血2ml，分为两份样本进行检测。血常规指标检测：采用全自动血细胞分析仪（</w:t>
      </w:r>
      <w:r>
        <w:rPr>
          <w:rFonts w:ascii="宋体" w:hAnsi="宋体" w:eastAsia="宋体" w:cs="宋体"/>
          <w:sz w:val="24"/>
          <w:szCs w:val="24"/>
        </w:rPr>
        <w:t>深圳市</w:t>
      </w:r>
      <w:ins w:id="8" w:author=" " w:date="2026-06-26T12:45:48Z">
        <w:r>
          <w:rPr>
            <w:rFonts w:hint="eastAsia" w:ascii="宋体" w:hAnsi="宋体" w:eastAsia="宋体" w:cs="宋体"/>
            <w:sz w:val="24"/>
            <w:szCs w:val="24"/>
            <w:lang w:val="en-US" w:eastAsia="zh-CN"/>
          </w:rPr>
          <w:t>迈瑞</w:t>
        </w:r>
      </w:ins>
      <w:r>
        <w:rPr>
          <w:rFonts w:ascii="宋体" w:hAnsi="宋体" w:eastAsia="宋体" w:cs="宋体"/>
          <w:sz w:val="24"/>
          <w:szCs w:val="24"/>
        </w:rPr>
        <w:t>生物技术有限公司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粤械注准</w:t>
      </w:r>
      <w:ins w:id="9" w:author="Administrator" w:date="2026-06-03T10:51:52Z">
        <w:r>
          <w:rPr>
            <w:rFonts w:ascii="宋体" w:hAnsi="宋体" w:eastAsia="宋体" w:cs="宋体"/>
            <w:sz w:val="24"/>
            <w:szCs w:val="24"/>
          </w:rPr>
          <w:t>20202220769</w:t>
        </w:r>
      </w:ins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型号</w:t>
      </w:r>
      <w:ins w:id="10" w:author="Administrator" w:date="2026-06-03T10:52:03Z">
        <w:r>
          <w:rPr>
            <w:rFonts w:hint="eastAsia" w:ascii="宋体" w:hAnsi="宋体" w:eastAsia="宋体" w:cs="宋体"/>
            <w:i w:val="0"/>
            <w:iCs w:val="0"/>
            <w:caps w:val="0"/>
            <w:color w:val="auto"/>
            <w:spacing w:val="0"/>
            <w:sz w:val="24"/>
            <w:szCs w:val="24"/>
          </w:rPr>
          <w:t>BC-5385</w:t>
        </w:r>
      </w:ins>
      <w:ins w:id="11" w:author="Administrator" w:date="2026-06-03T10:52:28Z">
        <w:r>
          <w:rPr>
            <w:rFonts w:hint="eastAsia" w:ascii="宋体" w:hAnsi="宋体" w:eastAsia="宋体" w:cs="宋体"/>
            <w:b w:val="0"/>
            <w:bCs w:val="0"/>
            <w:color w:val="auto"/>
            <w:sz w:val="24"/>
            <w:szCs w:val="24"/>
            <w:lang w:val="en-US" w:eastAsia="zh-CN"/>
          </w:rPr>
          <w:t>CRP</w:t>
        </w:r>
      </w:ins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）检测WBC、NEUT%、LYMPH%等核心血常规指标，严格按照仪器操作规程及试剂盒说明书完成检测，正常参考范围：WBC（4.0-10.0）×10⁹/L，NEUT% 50%-70%，LYMPH% 20%-40%。CRP检测：采用</w:t>
      </w:r>
      <w:ins w:id="12" w:author="Administrator" w:date="2026-06-03T10:51:05Z">
        <w:r>
          <w:rPr>
            <w:rFonts w:hint="eastAsia" w:ascii="宋体" w:hAnsi="宋体" w:eastAsia="宋体" w:cs="宋体"/>
            <w:b w:val="0"/>
            <w:bCs w:val="0"/>
            <w:color w:val="auto"/>
            <w:sz w:val="24"/>
            <w:szCs w:val="24"/>
            <w:lang w:val="en-US" w:eastAsia="zh-CN"/>
          </w:rPr>
          <w:t>干式免疫荧光法</w:t>
        </w:r>
      </w:ins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检测血清CRP水平，正常参考范围0-10mg/L，所有检测操作均由检验科专业人员完成，严格把控检测质量，确保数据准确可靠。</w:t>
      </w:r>
      <w:bookmarkStart w:id="7" w:name="_GoBack"/>
      <w:bookmarkEnd w:id="7"/>
    </w:p>
    <w:p w14:paraId="11EC3D3B">
      <w:pPr>
        <w:spacing w:line="360" w:lineRule="auto"/>
        <w:ind w:firstLine="482" w:firstLineChars="200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1.3观察指标</w:t>
      </w:r>
    </w:p>
    <w:p w14:paraId="1151C551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（1）血常规指标及CRP水平：对比细菌性与病毒性上呼吸道感染患者的核心血常规指标（WBC、NEUT%、LYMPH%）及CRP水平差异。</w:t>
      </w:r>
    </w:p>
    <w:p w14:paraId="65D43A6B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（2）鉴别诊断效能：分析血常规联合CRP检测的鉴别诊断准确率、灵敏度、特异度。准确率=（真阳性+真阴性）/总例数×100%；灵敏度=真阳性/（真阳性+假阴性）×100%；特异度=真阴性/（真阴性+假阳性）×100%。</w:t>
      </w:r>
    </w:p>
    <w:p w14:paraId="1F8A614C">
      <w:pPr>
        <w:spacing w:line="360" w:lineRule="auto"/>
        <w:ind w:firstLine="482" w:firstLineChars="200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1.4统计学分析</w:t>
      </w:r>
    </w:p>
    <w:p w14:paraId="2F6CBF33">
      <w:pPr>
        <w:spacing w:line="360" w:lineRule="auto"/>
        <w:ind w:firstLine="480" w:firstLineChars="200"/>
        <w:rPr>
          <w:rFonts w:hint="eastAsia" w:ascii="宋体" w:hAnsi="宋体" w:eastAsia="宋体" w:cs="宋体"/>
          <w:color w:val="auto"/>
          <w:kern w:val="0"/>
          <w:sz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24"/>
          <w:lang w:eastAsia="zh-CN"/>
        </w:rPr>
        <w:t>以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</w:rPr>
        <w:t>SPSS22.0软件处理数据，计量资料以（</w: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1"/>
        </w:rPr>
        <w:object>
          <v:shape id="_x0000_i1025" o:spt="75" type="#_x0000_t75" style="height:13.5pt;width:11.25pt;" o:ole="t" filled="f" o:preferrelative="t" stroked="f" coordsize="21600,21600">
            <v:path/>
            <v:fill on="f" focussize="0,0"/>
            <v:stroke on="f"/>
            <v:imagedata r:id="rId5" o:title=""/>
            <o:lock v:ext="edit" grouping="f" rotation="f" text="f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</w:rPr>
        <w:t>±</w:t>
      </w:r>
      <w:r>
        <w:rPr>
          <w:rFonts w:hint="default" w:ascii="Times New Roman" w:hAnsi="Times New Roman" w:eastAsia="宋体" w:cs="Times New Roman"/>
          <w:i/>
          <w:color w:val="auto"/>
          <w:sz w:val="24"/>
        </w:rPr>
        <w:t>s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</w:rPr>
        <w:t>）表示，用</w:t>
      </w:r>
      <w:r>
        <w:rPr>
          <w:rFonts w:hint="eastAsia" w:ascii="宋体" w:hAnsi="宋体" w:eastAsia="宋体" w:cs="宋体"/>
          <w:i/>
          <w:iCs/>
          <w:color w:val="auto"/>
          <w:sz w:val="24"/>
        </w:rPr>
        <w:t>t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</w:rPr>
        <w:t>检验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lang w:eastAsia="zh-CN"/>
        </w:rPr>
        <w:t>；计数资料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</w:rPr>
        <w:t>以（%）表示，用</w:t>
      </w:r>
      <w:r>
        <w:rPr>
          <w:rFonts w:hint="eastAsia" w:ascii="宋体" w:hAnsi="宋体" w:eastAsia="宋体" w:cs="宋体"/>
          <w:i/>
          <w:iCs/>
          <w:color w:val="auto"/>
          <w:sz w:val="24"/>
        </w:rPr>
        <w:t>χ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vertAlign w:val="superscript"/>
        </w:rPr>
        <w:t>2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  <w:lang w:eastAsia="zh-CN"/>
        </w:rPr>
        <w:t>检验，</w:t>
      </w:r>
      <w:r>
        <w:rPr>
          <w:rFonts w:hint="eastAsia" w:ascii="宋体" w:hAnsi="宋体" w:eastAsia="宋体" w:cs="宋体"/>
          <w:i/>
          <w:iCs/>
          <w:color w:val="auto"/>
          <w:sz w:val="24"/>
          <w:shd w:val="clear" w:color="auto" w:fill="FFFFFF"/>
        </w:rPr>
        <w:t>P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</w:rPr>
        <w:t>＜0.0</w:t>
      </w:r>
      <w:r>
        <w:rPr>
          <w:rFonts w:hint="eastAsia" w:ascii="宋体" w:hAnsi="宋体" w:eastAsia="宋体" w:cs="宋体"/>
          <w:color w:val="auto"/>
          <w:sz w:val="24"/>
        </w:rPr>
        <w:t>5为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差异</w:t>
      </w:r>
      <w:r>
        <w:rPr>
          <w:rFonts w:hint="eastAsia" w:ascii="宋体" w:hAnsi="宋体" w:eastAsia="宋体" w:cs="宋体"/>
          <w:color w:val="auto"/>
          <w:sz w:val="24"/>
          <w:lang w:eastAsia="zh-CN"/>
        </w:rPr>
        <w:t>有</w:t>
      </w:r>
      <w:r>
        <w:rPr>
          <w:rFonts w:hint="eastAsia" w:ascii="宋体" w:hAnsi="宋体" w:eastAsia="宋体" w:cs="宋体"/>
          <w:color w:val="auto"/>
          <w:kern w:val="0"/>
          <w:sz w:val="24"/>
        </w:rPr>
        <w:t>统计学意义</w:t>
      </w:r>
      <w:r>
        <w:rPr>
          <w:rFonts w:hint="eastAsia" w:ascii="宋体" w:hAnsi="宋体" w:eastAsia="宋体" w:cs="宋体"/>
          <w:color w:val="auto"/>
          <w:kern w:val="0"/>
          <w:sz w:val="24"/>
          <w:lang w:eastAsia="zh-CN"/>
        </w:rPr>
        <w:t>。</w:t>
      </w:r>
    </w:p>
    <w:p w14:paraId="77DFCF90">
      <w:pPr>
        <w:spacing w:line="360" w:lineRule="auto"/>
        <w:ind w:firstLine="482" w:firstLineChars="200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2结果</w:t>
      </w:r>
    </w:p>
    <w:p w14:paraId="63CD786A">
      <w:pPr>
        <w:spacing w:line="360" w:lineRule="auto"/>
        <w:ind w:firstLine="482" w:firstLineChars="200"/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2.1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lang w:val="en-US" w:eastAsia="zh-CN" w:bidi="ar-SA"/>
        </w:rPr>
        <w:t>不同感染类型患者血常规及CRP指标对比</w:t>
      </w:r>
    </w:p>
    <w:p w14:paraId="260D9F36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ins w:id="13" w:author="Administrator" w:date="2026-06-03T10:47:26Z">
        <w:r>
          <w:rPr>
            <w:rFonts w:hint="eastAsia" w:ascii="宋体" w:hAnsi="宋体" w:eastAsia="宋体" w:cs="宋体"/>
            <w:b w:val="0"/>
            <w:bCs w:val="0"/>
            <w:color w:val="auto"/>
            <w:kern w:val="2"/>
            <w:sz w:val="24"/>
            <w:szCs w:val="24"/>
            <w:lang w:val="en-US" w:eastAsia="zh-CN" w:bidi="ar-SA"/>
          </w:rPr>
          <w:t>30</w:t>
        </w:r>
      </w:ins>
      <w:ins w:id="14" w:author="Administrator" w:date="2026-06-03T10:47:27Z">
        <w:r>
          <w:rPr>
            <w:rFonts w:hint="eastAsia" w:ascii="宋体" w:hAnsi="宋体" w:eastAsia="宋体" w:cs="宋体"/>
            <w:b w:val="0"/>
            <w:bCs w:val="0"/>
            <w:color w:val="auto"/>
            <w:kern w:val="2"/>
            <w:sz w:val="24"/>
            <w:szCs w:val="24"/>
            <w:lang w:val="en-US" w:eastAsia="zh-CN" w:bidi="ar-SA"/>
          </w:rPr>
          <w:t>0</w:t>
        </w:r>
      </w:ins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例患者中，细菌性上呼吸道感染</w:t>
      </w:r>
      <w:ins w:id="15" w:author="Administrator" w:date="2026-06-03T10:47:38Z">
        <w:r>
          <w:rPr>
            <w:rFonts w:hint="eastAsia" w:ascii="宋体" w:hAnsi="宋体" w:eastAsia="宋体" w:cs="宋体"/>
            <w:b w:val="0"/>
            <w:bCs w:val="0"/>
            <w:color w:val="auto"/>
            <w:kern w:val="2"/>
            <w:sz w:val="24"/>
            <w:szCs w:val="24"/>
            <w:lang w:val="en-US" w:eastAsia="zh-CN" w:bidi="ar-SA"/>
          </w:rPr>
          <w:t>168</w:t>
        </w:r>
      </w:ins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例，病毒性上呼吸道感染</w:t>
      </w:r>
      <w:ins w:id="16" w:author="Administrator" w:date="2026-06-03T10:47:43Z">
        <w:r>
          <w:rPr>
            <w:rFonts w:hint="eastAsia" w:ascii="宋体" w:hAnsi="宋体" w:eastAsia="宋体" w:cs="宋体"/>
            <w:b w:val="0"/>
            <w:bCs w:val="0"/>
            <w:color w:val="auto"/>
            <w:kern w:val="2"/>
            <w:sz w:val="24"/>
            <w:szCs w:val="24"/>
            <w:lang w:val="en-US" w:eastAsia="zh-CN" w:bidi="ar-SA"/>
          </w:rPr>
          <w:t>13</w:t>
        </w:r>
      </w:ins>
      <w:ins w:id="17" w:author="Administrator" w:date="2026-06-03T10:47:44Z">
        <w:r>
          <w:rPr>
            <w:rFonts w:hint="eastAsia" w:ascii="宋体" w:hAnsi="宋体" w:eastAsia="宋体" w:cs="宋体"/>
            <w:b w:val="0"/>
            <w:bCs w:val="0"/>
            <w:color w:val="auto"/>
            <w:kern w:val="2"/>
            <w:sz w:val="24"/>
            <w:szCs w:val="24"/>
            <w:lang w:val="en-US" w:eastAsia="zh-CN" w:bidi="ar-SA"/>
          </w:rPr>
          <w:t>2</w:t>
        </w:r>
      </w:ins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例。细菌性上呼吸道感染患者WBC、NEUT%、CRP水平显著高于病毒性上呼吸道感染患者，LYMPH%显著低于病毒性上呼吸道感染患者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，差异有统计学意义（</w:t>
      </w:r>
      <w:r>
        <w:rPr>
          <w:rFonts w:hint="eastAsia" w:ascii="宋体" w:hAnsi="宋体" w:eastAsia="宋体" w:cs="宋体"/>
          <w:i/>
          <w:iCs/>
          <w:color w:val="auto"/>
          <w:sz w:val="24"/>
          <w:shd w:val="clear" w:color="auto" w:fill="FFFFFF"/>
        </w:rPr>
        <w:t>P</w:t>
      </w:r>
      <w:r>
        <w:rPr>
          <w:rFonts w:hint="eastAsia" w:ascii="宋体" w:hAnsi="宋体" w:eastAsia="宋体" w:cs="宋体"/>
          <w:i w:val="0"/>
          <w:iCs w:val="0"/>
          <w:color w:val="auto"/>
          <w:sz w:val="24"/>
        </w:rPr>
        <w:t>＜0.0</w:t>
      </w:r>
      <w:r>
        <w:rPr>
          <w:rFonts w:hint="eastAsia" w:ascii="宋体" w:hAnsi="宋体" w:eastAsia="宋体" w:cs="宋体"/>
          <w:color w:val="auto"/>
          <w:sz w:val="24"/>
        </w:rPr>
        <w:t>5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）。见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表1。</w:t>
      </w:r>
    </w:p>
    <w:p w14:paraId="6CD95FA5">
      <w:pPr>
        <w:spacing w:line="360" w:lineRule="auto"/>
        <w:ind w:firstLine="480" w:firstLineChars="200"/>
        <w:jc w:val="center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表1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不同感染类型患者血常规及CRP指标对比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color w:val="auto"/>
          <w:position w:val="-6"/>
          <w:sz w:val="24"/>
          <w:szCs w:val="21"/>
        </w:rPr>
        <w:object>
          <v:shape id="_x0000_i1026" o:spt="75" type="#_x0000_t75" style="height:13.5pt;width:11.25pt;" o:ole="t" filled="f" o:preferrelative="t" stroked="f" coordsize="21600,21600">
            <v:path/>
            <v:fill on="f" focussize="0,0"/>
            <v:stroke on="f"/>
            <v:imagedata r:id="rId5" o:title=""/>
            <o:lock v:ext="edit" grouping="f" rotation="f" text="f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</w:rPr>
        <w:t>±</w:t>
      </w:r>
      <w:r>
        <w:rPr>
          <w:rFonts w:hint="default" w:ascii="Times New Roman" w:hAnsi="Times New Roman" w:eastAsia="宋体" w:cs="Times New Roman"/>
          <w:i/>
          <w:color w:val="auto"/>
          <w:sz w:val="24"/>
        </w:rPr>
        <w:t>s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lang w:val="en-US" w:eastAsia="zh-CN"/>
        </w:rPr>
        <w:t>）</w:t>
      </w:r>
    </w:p>
    <w:tbl>
      <w:tblPr>
        <w:tblStyle w:val="4"/>
        <w:tblW w:w="4997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576"/>
        <w:gridCol w:w="1933"/>
        <w:gridCol w:w="1597"/>
        <w:gridCol w:w="1597"/>
        <w:gridCol w:w="1597"/>
      </w:tblGrid>
      <w:tr w14:paraId="6AEC48B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726" w:type="pct"/>
            <w:tcBorders>
              <w:bottom w:val="single" w:color="auto" w:sz="4" w:space="0"/>
            </w:tcBorders>
          </w:tcPr>
          <w:p w14:paraId="747A7CBA">
            <w:pPr>
              <w:spacing w:line="360" w:lineRule="auto"/>
              <w:jc w:val="center"/>
              <w:rPr>
                <w:rFonts w:hint="default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  <w:t>感染类型</w:t>
            </w:r>
          </w:p>
        </w:tc>
        <w:tc>
          <w:tcPr>
            <w:tcW w:w="281" w:type="pct"/>
            <w:tcBorders>
              <w:bottom w:val="single" w:color="auto" w:sz="4" w:space="0"/>
            </w:tcBorders>
          </w:tcPr>
          <w:p w14:paraId="092FC672">
            <w:pPr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1146" w:type="pct"/>
            <w:tcBorders>
              <w:bottom w:val="single" w:color="auto" w:sz="4" w:space="0"/>
            </w:tcBorders>
          </w:tcPr>
          <w:p w14:paraId="6E80502E">
            <w:p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WBC（×10⁹/L）</w:t>
            </w:r>
          </w:p>
        </w:tc>
        <w:tc>
          <w:tcPr>
            <w:tcW w:w="948" w:type="pct"/>
            <w:tcBorders>
              <w:bottom w:val="single" w:color="auto" w:sz="4" w:space="0"/>
            </w:tcBorders>
          </w:tcPr>
          <w:p w14:paraId="751C92F3"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NEUT%（%）</w:t>
            </w:r>
          </w:p>
        </w:tc>
        <w:tc>
          <w:tcPr>
            <w:tcW w:w="948" w:type="pct"/>
            <w:tcBorders>
              <w:bottom w:val="single" w:color="auto" w:sz="4" w:space="0"/>
            </w:tcBorders>
          </w:tcPr>
          <w:p w14:paraId="0259EAD7"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LYMPH%（%）</w:t>
            </w:r>
          </w:p>
        </w:tc>
        <w:tc>
          <w:tcPr>
            <w:tcW w:w="948" w:type="pct"/>
            <w:tcBorders>
              <w:bottom w:val="single" w:color="auto" w:sz="4" w:space="0"/>
            </w:tcBorders>
          </w:tcPr>
          <w:p w14:paraId="6E2846F9"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CRP（mg/L）</w:t>
            </w:r>
          </w:p>
        </w:tc>
      </w:tr>
      <w:tr w14:paraId="3266F74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726" w:type="pct"/>
            <w:tcBorders>
              <w:top w:val="single" w:color="auto" w:sz="4" w:space="0"/>
              <w:tl2br w:val="nil"/>
              <w:tr2bl w:val="nil"/>
            </w:tcBorders>
          </w:tcPr>
          <w:p w14:paraId="6C747AAE">
            <w:pPr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细菌性</w:t>
            </w:r>
          </w:p>
        </w:tc>
        <w:tc>
          <w:tcPr>
            <w:tcW w:w="281" w:type="pct"/>
            <w:tcBorders>
              <w:top w:val="single" w:color="auto" w:sz="4" w:space="0"/>
              <w:tl2br w:val="nil"/>
              <w:tr2bl w:val="nil"/>
            </w:tcBorders>
          </w:tcPr>
          <w:p w14:paraId="56F39A28">
            <w:pPr>
              <w:spacing w:line="360" w:lineRule="auto"/>
              <w:jc w:val="center"/>
              <w:rPr>
                <w:rFonts w:hint="default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ins w:id="18" w:author="Administrator" w:date="2026-06-03T10:47:54Z">
              <w:r>
                <w:rPr>
                  <w:rFonts w:hint="eastAsia" w:ascii="宋体" w:hAnsi="宋体" w:eastAsia="宋体" w:cs="宋体"/>
                  <w:color w:val="auto"/>
                  <w:sz w:val="24"/>
                  <w:szCs w:val="24"/>
                  <w:vertAlign w:val="baseline"/>
                  <w:lang w:val="en-US" w:eastAsia="zh-CN"/>
                </w:rPr>
                <w:t>168</w:t>
              </w:r>
            </w:ins>
          </w:p>
        </w:tc>
        <w:tc>
          <w:tcPr>
            <w:tcW w:w="1146" w:type="pct"/>
            <w:tcBorders>
              <w:top w:val="single" w:color="auto" w:sz="4" w:space="0"/>
              <w:tl2br w:val="nil"/>
              <w:tr2bl w:val="nil"/>
            </w:tcBorders>
          </w:tcPr>
          <w:p w14:paraId="6AD2F558">
            <w:pPr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13.56±2.12</w:t>
            </w:r>
          </w:p>
        </w:tc>
        <w:tc>
          <w:tcPr>
            <w:tcW w:w="948" w:type="pct"/>
            <w:tcBorders>
              <w:top w:val="single" w:color="auto" w:sz="4" w:space="0"/>
              <w:tl2br w:val="nil"/>
              <w:tr2bl w:val="nil"/>
            </w:tcBorders>
          </w:tcPr>
          <w:p w14:paraId="67E76CE3">
            <w:p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78.25±5.36</w:t>
            </w:r>
          </w:p>
        </w:tc>
        <w:tc>
          <w:tcPr>
            <w:tcW w:w="948" w:type="pct"/>
            <w:tcBorders>
              <w:top w:val="single" w:color="auto" w:sz="4" w:space="0"/>
              <w:tl2br w:val="nil"/>
              <w:tr2bl w:val="nil"/>
            </w:tcBorders>
          </w:tcPr>
          <w:p w14:paraId="22B50F1E"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18.36±4.12</w:t>
            </w:r>
          </w:p>
        </w:tc>
        <w:tc>
          <w:tcPr>
            <w:tcW w:w="948" w:type="pct"/>
            <w:tcBorders>
              <w:top w:val="single" w:color="auto" w:sz="4" w:space="0"/>
              <w:tl2br w:val="nil"/>
              <w:tr2bl w:val="nil"/>
            </w:tcBorders>
          </w:tcPr>
          <w:p w14:paraId="4EAE77A5"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35.62±8.56</w:t>
            </w:r>
          </w:p>
        </w:tc>
      </w:tr>
      <w:tr w14:paraId="31F581F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726" w:type="pct"/>
            <w:tcBorders>
              <w:tl2br w:val="nil"/>
              <w:tr2bl w:val="nil"/>
            </w:tcBorders>
          </w:tcPr>
          <w:p w14:paraId="65B3F3FC">
            <w:pPr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病毒性</w:t>
            </w:r>
          </w:p>
        </w:tc>
        <w:tc>
          <w:tcPr>
            <w:tcW w:w="281" w:type="pct"/>
            <w:tcBorders>
              <w:tl2br w:val="nil"/>
              <w:tr2bl w:val="nil"/>
            </w:tcBorders>
          </w:tcPr>
          <w:p w14:paraId="25926B44">
            <w:pPr>
              <w:spacing w:line="360" w:lineRule="auto"/>
              <w:jc w:val="center"/>
              <w:rPr>
                <w:rFonts w:hint="default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ins w:id="19" w:author="Administrator" w:date="2026-06-03T10:47:56Z">
              <w:r>
                <w:rPr>
                  <w:rFonts w:hint="eastAsia" w:ascii="宋体" w:hAnsi="宋体" w:eastAsia="宋体" w:cs="宋体"/>
                  <w:color w:val="auto"/>
                  <w:sz w:val="24"/>
                  <w:szCs w:val="24"/>
                  <w:vertAlign w:val="baseline"/>
                  <w:lang w:val="en-US" w:eastAsia="zh-CN"/>
                </w:rPr>
                <w:t>132</w:t>
              </w:r>
            </w:ins>
          </w:p>
        </w:tc>
        <w:tc>
          <w:tcPr>
            <w:tcW w:w="1146" w:type="pct"/>
            <w:tcBorders>
              <w:tl2br w:val="nil"/>
              <w:tr2bl w:val="nil"/>
            </w:tcBorders>
          </w:tcPr>
          <w:p w14:paraId="4C4E76C5">
            <w:pPr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6.85±1.53</w:t>
            </w:r>
          </w:p>
        </w:tc>
        <w:tc>
          <w:tcPr>
            <w:tcW w:w="948" w:type="pct"/>
            <w:tcBorders>
              <w:tl2br w:val="nil"/>
              <w:tr2bl w:val="nil"/>
            </w:tcBorders>
          </w:tcPr>
          <w:p w14:paraId="4A2C8DC3">
            <w:p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55.36±4.85</w:t>
            </w:r>
          </w:p>
        </w:tc>
        <w:tc>
          <w:tcPr>
            <w:tcW w:w="948" w:type="pct"/>
            <w:tcBorders>
              <w:tl2br w:val="nil"/>
              <w:tr2bl w:val="nil"/>
            </w:tcBorders>
          </w:tcPr>
          <w:p w14:paraId="2486A332"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36.52±5.23</w:t>
            </w:r>
          </w:p>
        </w:tc>
        <w:tc>
          <w:tcPr>
            <w:tcW w:w="948" w:type="pct"/>
            <w:tcBorders>
              <w:tl2br w:val="nil"/>
              <w:tr2bl w:val="nil"/>
            </w:tcBorders>
          </w:tcPr>
          <w:p w14:paraId="31834249"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6.35±2.12</w:t>
            </w:r>
          </w:p>
        </w:tc>
      </w:tr>
      <w:tr w14:paraId="692CCA7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26" w:type="pct"/>
            <w:tcBorders>
              <w:tl2br w:val="nil"/>
              <w:tr2bl w:val="nil"/>
            </w:tcBorders>
          </w:tcPr>
          <w:p w14:paraId="581420C4">
            <w:pPr>
              <w:spacing w:line="360" w:lineRule="auto"/>
              <w:jc w:val="center"/>
              <w:rPr>
                <w:rFonts w:hint="eastAsia" w:ascii="宋体" w:hAnsi="宋体" w:eastAsia="宋体" w:cs="宋体"/>
                <w:i/>
                <w:i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uto"/>
                <w:sz w:val="24"/>
                <w:szCs w:val="24"/>
                <w:vertAlign w:val="baseline"/>
                <w:lang w:val="en-US" w:eastAsia="zh-CN"/>
              </w:rPr>
              <w:t>t</w:t>
            </w:r>
          </w:p>
        </w:tc>
        <w:tc>
          <w:tcPr>
            <w:tcW w:w="281" w:type="pct"/>
            <w:tcBorders>
              <w:tl2br w:val="nil"/>
              <w:tr2bl w:val="nil"/>
            </w:tcBorders>
          </w:tcPr>
          <w:p w14:paraId="6FFBAFAA">
            <w:pPr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46" w:type="pct"/>
            <w:tcBorders>
              <w:tl2br w:val="nil"/>
              <w:tr2bl w:val="nil"/>
            </w:tcBorders>
          </w:tcPr>
          <w:p w14:paraId="562A053F">
            <w:pPr>
              <w:spacing w:line="360" w:lineRule="auto"/>
              <w:jc w:val="center"/>
              <w:rPr>
                <w:rFonts w:hint="default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ins w:id="20" w:author="Administrator" w:date="2026-06-04T18:45:23Z">
              <w:r>
                <w:rPr>
                  <w:rFonts w:hint="eastAsia" w:ascii="宋体" w:hAnsi="宋体" w:eastAsia="宋体" w:cs="宋体"/>
                  <w:color w:val="auto"/>
                  <w:sz w:val="24"/>
                  <w:szCs w:val="24"/>
                  <w:vertAlign w:val="baseline"/>
                  <w:lang w:val="en-US" w:eastAsia="zh-CN"/>
                </w:rPr>
                <w:t>30.6</w:t>
              </w:r>
            </w:ins>
            <w:ins w:id="21" w:author="Administrator" w:date="2026-06-04T18:45:24Z">
              <w:r>
                <w:rPr>
                  <w:rFonts w:hint="eastAsia" w:ascii="宋体" w:hAnsi="宋体" w:eastAsia="宋体" w:cs="宋体"/>
                  <w:color w:val="auto"/>
                  <w:sz w:val="24"/>
                  <w:szCs w:val="24"/>
                  <w:vertAlign w:val="baseline"/>
                  <w:lang w:val="en-US" w:eastAsia="zh-CN"/>
                </w:rPr>
                <w:t>29</w:t>
              </w:r>
            </w:ins>
          </w:p>
        </w:tc>
        <w:tc>
          <w:tcPr>
            <w:tcW w:w="948" w:type="pct"/>
            <w:tcBorders>
              <w:tl2br w:val="nil"/>
              <w:tr2bl w:val="nil"/>
            </w:tcBorders>
          </w:tcPr>
          <w:p w14:paraId="7287745D">
            <w:pPr>
              <w:spacing w:line="360" w:lineRule="auto"/>
              <w:jc w:val="center"/>
              <w:rPr>
                <w:rFonts w:hint="default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ins w:id="22" w:author="Administrator" w:date="2026-06-04T18:45:37Z">
              <w:r>
                <w:rPr>
                  <w:rFonts w:hint="eastAsia" w:ascii="宋体" w:hAnsi="宋体" w:eastAsia="宋体" w:cs="宋体"/>
                  <w:color w:val="auto"/>
                  <w:sz w:val="24"/>
                  <w:szCs w:val="24"/>
                  <w:vertAlign w:val="baseline"/>
                  <w:lang w:val="en-US" w:eastAsia="zh-CN"/>
                </w:rPr>
                <w:t>38.</w:t>
              </w:r>
            </w:ins>
            <w:ins w:id="23" w:author="Administrator" w:date="2026-06-04T18:45:38Z">
              <w:r>
                <w:rPr>
                  <w:rFonts w:hint="eastAsia" w:ascii="宋体" w:hAnsi="宋体" w:eastAsia="宋体" w:cs="宋体"/>
                  <w:color w:val="auto"/>
                  <w:sz w:val="24"/>
                  <w:szCs w:val="24"/>
                  <w:vertAlign w:val="baseline"/>
                  <w:lang w:val="en-US" w:eastAsia="zh-CN"/>
                </w:rPr>
                <w:t>273</w:t>
              </w:r>
            </w:ins>
          </w:p>
        </w:tc>
        <w:tc>
          <w:tcPr>
            <w:tcW w:w="948" w:type="pct"/>
            <w:tcBorders>
              <w:tl2br w:val="nil"/>
              <w:tr2bl w:val="nil"/>
            </w:tcBorders>
          </w:tcPr>
          <w:p w14:paraId="48C88978">
            <w:pPr>
              <w:spacing w:line="360" w:lineRule="auto"/>
              <w:jc w:val="center"/>
              <w:rPr>
                <w:rFonts w:hint="default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ins w:id="24" w:author="Administrator" w:date="2026-06-04T18:45:52Z">
              <w:r>
                <w:rPr>
                  <w:rFonts w:hint="eastAsia" w:ascii="宋体" w:hAnsi="宋体" w:eastAsia="宋体" w:cs="宋体"/>
                  <w:color w:val="auto"/>
                  <w:sz w:val="24"/>
                  <w:szCs w:val="24"/>
                  <w:vertAlign w:val="baseline"/>
                  <w:lang w:val="en-US" w:eastAsia="zh-CN"/>
                </w:rPr>
                <w:t>33.64</w:t>
              </w:r>
            </w:ins>
            <w:ins w:id="25" w:author="Administrator" w:date="2026-06-04T18:45:53Z">
              <w:r>
                <w:rPr>
                  <w:rFonts w:hint="eastAsia" w:ascii="宋体" w:hAnsi="宋体" w:eastAsia="宋体" w:cs="宋体"/>
                  <w:color w:val="auto"/>
                  <w:sz w:val="24"/>
                  <w:szCs w:val="24"/>
                  <w:vertAlign w:val="baseline"/>
                  <w:lang w:val="en-US" w:eastAsia="zh-CN"/>
                </w:rPr>
                <w:t>4</w:t>
              </w:r>
            </w:ins>
          </w:p>
        </w:tc>
        <w:tc>
          <w:tcPr>
            <w:tcW w:w="948" w:type="pct"/>
            <w:tcBorders>
              <w:tl2br w:val="nil"/>
              <w:tr2bl w:val="nil"/>
            </w:tcBorders>
          </w:tcPr>
          <w:p w14:paraId="4C89AF31">
            <w:pPr>
              <w:spacing w:line="360" w:lineRule="auto"/>
              <w:jc w:val="center"/>
              <w:rPr>
                <w:rFonts w:hint="default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ins w:id="26" w:author="Administrator" w:date="2026-06-04T18:46:05Z">
              <w:r>
                <w:rPr>
                  <w:rFonts w:hint="eastAsia" w:ascii="宋体" w:hAnsi="宋体" w:eastAsia="宋体" w:cs="宋体"/>
                  <w:color w:val="auto"/>
                  <w:sz w:val="24"/>
                  <w:szCs w:val="24"/>
                  <w:vertAlign w:val="baseline"/>
                  <w:lang w:val="en-US" w:eastAsia="zh-CN"/>
                </w:rPr>
                <w:t>3</w:t>
              </w:r>
            </w:ins>
            <w:ins w:id="27" w:author="Administrator" w:date="2026-06-04T18:46:06Z">
              <w:r>
                <w:rPr>
                  <w:rFonts w:hint="eastAsia" w:ascii="宋体" w:hAnsi="宋体" w:eastAsia="宋体" w:cs="宋体"/>
                  <w:color w:val="auto"/>
                  <w:sz w:val="24"/>
                  <w:szCs w:val="24"/>
                  <w:vertAlign w:val="baseline"/>
                  <w:lang w:val="en-US" w:eastAsia="zh-CN"/>
                </w:rPr>
                <w:t>8.36</w:t>
              </w:r>
            </w:ins>
            <w:ins w:id="28" w:author="Administrator" w:date="2026-06-04T18:46:07Z">
              <w:r>
                <w:rPr>
                  <w:rFonts w:hint="eastAsia" w:ascii="宋体" w:hAnsi="宋体" w:eastAsia="宋体" w:cs="宋体"/>
                  <w:color w:val="auto"/>
                  <w:sz w:val="24"/>
                  <w:szCs w:val="24"/>
                  <w:vertAlign w:val="baseline"/>
                  <w:lang w:val="en-US" w:eastAsia="zh-CN"/>
                </w:rPr>
                <w:t>0</w:t>
              </w:r>
            </w:ins>
          </w:p>
        </w:tc>
      </w:tr>
      <w:tr w14:paraId="140FFD5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726" w:type="pct"/>
            <w:tcBorders>
              <w:tl2br w:val="nil"/>
              <w:tr2bl w:val="nil"/>
            </w:tcBorders>
          </w:tcPr>
          <w:p w14:paraId="781464B5">
            <w:pPr>
              <w:spacing w:line="360" w:lineRule="auto"/>
              <w:jc w:val="center"/>
              <w:rPr>
                <w:rFonts w:hint="eastAsia" w:ascii="宋体" w:hAnsi="宋体" w:eastAsia="宋体" w:cs="宋体"/>
                <w:i/>
                <w:i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uto"/>
                <w:sz w:val="24"/>
                <w:szCs w:val="24"/>
                <w:vertAlign w:val="baseline"/>
                <w:lang w:val="en-US" w:eastAsia="zh-CN"/>
              </w:rPr>
              <w:t>P</w:t>
            </w:r>
          </w:p>
        </w:tc>
        <w:tc>
          <w:tcPr>
            <w:tcW w:w="281" w:type="pct"/>
            <w:tcBorders>
              <w:tl2br w:val="nil"/>
              <w:tr2bl w:val="nil"/>
            </w:tcBorders>
          </w:tcPr>
          <w:p w14:paraId="23BEA58C">
            <w:pPr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46" w:type="pct"/>
            <w:tcBorders>
              <w:tl2br w:val="nil"/>
              <w:tr2bl w:val="nil"/>
            </w:tcBorders>
          </w:tcPr>
          <w:p w14:paraId="2E7AF6DD">
            <w:pPr>
              <w:spacing w:line="360" w:lineRule="auto"/>
              <w:jc w:val="center"/>
              <w:rPr>
                <w:rFonts w:hint="default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</w:rPr>
              <w:t>＜0.0</w:t>
            </w:r>
            <w:r>
              <w:rPr>
                <w:rFonts w:hint="eastAsia" w:ascii="宋体" w:hAnsi="宋体" w:eastAsia="宋体" w:cs="宋体"/>
                <w:color w:val="auto"/>
                <w:sz w:val="24"/>
                <w:lang w:val="en-US" w:eastAsia="zh-CN"/>
              </w:rPr>
              <w:t>01</w:t>
            </w:r>
          </w:p>
        </w:tc>
        <w:tc>
          <w:tcPr>
            <w:tcW w:w="948" w:type="pct"/>
            <w:tcBorders>
              <w:tl2br w:val="nil"/>
              <w:tr2bl w:val="nil"/>
            </w:tcBorders>
          </w:tcPr>
          <w:p w14:paraId="6AA2A414">
            <w:pPr>
              <w:spacing w:line="360" w:lineRule="auto"/>
              <w:jc w:val="center"/>
              <w:rPr>
                <w:rFonts w:hint="default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</w:rPr>
              <w:t>＜0.0</w:t>
            </w:r>
            <w:r>
              <w:rPr>
                <w:rFonts w:hint="eastAsia" w:ascii="宋体" w:hAnsi="宋体" w:eastAsia="宋体" w:cs="宋体"/>
                <w:color w:val="auto"/>
                <w:sz w:val="24"/>
                <w:lang w:val="en-US" w:eastAsia="zh-CN"/>
              </w:rPr>
              <w:t>01</w:t>
            </w:r>
          </w:p>
        </w:tc>
        <w:tc>
          <w:tcPr>
            <w:tcW w:w="948" w:type="pct"/>
            <w:tcBorders>
              <w:tl2br w:val="nil"/>
              <w:tr2bl w:val="nil"/>
            </w:tcBorders>
          </w:tcPr>
          <w:p w14:paraId="6CB90888">
            <w:pPr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</w:rPr>
              <w:t>＜0.0</w:t>
            </w:r>
            <w:r>
              <w:rPr>
                <w:rFonts w:hint="eastAsia" w:ascii="宋体" w:hAnsi="宋体" w:eastAsia="宋体" w:cs="宋体"/>
                <w:color w:val="auto"/>
                <w:sz w:val="24"/>
                <w:lang w:val="en-US" w:eastAsia="zh-CN"/>
              </w:rPr>
              <w:t>01</w:t>
            </w:r>
          </w:p>
        </w:tc>
        <w:tc>
          <w:tcPr>
            <w:tcW w:w="948" w:type="pct"/>
            <w:tcBorders>
              <w:tl2br w:val="nil"/>
              <w:tr2bl w:val="nil"/>
            </w:tcBorders>
          </w:tcPr>
          <w:p w14:paraId="5B18F16C">
            <w:pPr>
              <w:spacing w:line="360" w:lineRule="auto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</w:rPr>
              <w:t>＜0.0</w:t>
            </w:r>
            <w:r>
              <w:rPr>
                <w:rFonts w:hint="eastAsia" w:ascii="宋体" w:hAnsi="宋体" w:eastAsia="宋体" w:cs="宋体"/>
                <w:color w:val="auto"/>
                <w:sz w:val="24"/>
                <w:lang w:val="en-US" w:eastAsia="zh-CN"/>
              </w:rPr>
              <w:t>01</w:t>
            </w:r>
          </w:p>
        </w:tc>
      </w:tr>
    </w:tbl>
    <w:p w14:paraId="1C34B550">
      <w:pPr>
        <w:spacing w:line="360" w:lineRule="auto"/>
        <w:ind w:firstLine="482" w:firstLineChars="200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2.2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lang w:val="en-US" w:eastAsia="zh-CN" w:bidi="ar-SA"/>
        </w:rPr>
        <w:t>鉴别诊断效能</w:t>
      </w:r>
    </w:p>
    <w:p w14:paraId="55497BF7">
      <w:pPr>
        <w:spacing w:line="360" w:lineRule="auto"/>
        <w:ind w:firstLine="480" w:firstLineChars="20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以病原学检测结果为金标准，血常规联合CRP检测的诊断准确率、灵敏度、特异度分别为9</w:t>
      </w:r>
      <w:ins w:id="29" w:author="Administrator" w:date="2026-06-03T10:48:12Z">
        <w:r>
          <w:rPr>
            <w:rFonts w:hint="eastAsia" w:ascii="宋体" w:hAnsi="宋体" w:eastAsia="宋体" w:cs="宋体"/>
            <w:b w:val="0"/>
            <w:bCs w:val="0"/>
            <w:color w:val="auto"/>
            <w:kern w:val="2"/>
            <w:sz w:val="24"/>
            <w:szCs w:val="24"/>
            <w:lang w:val="en-US" w:eastAsia="zh-CN" w:bidi="ar-SA"/>
          </w:rPr>
          <w:t>4</w:t>
        </w:r>
      </w:ins>
      <w:ins w:id="30" w:author="Administrator" w:date="2026-06-03T10:48:15Z">
        <w:r>
          <w:rPr>
            <w:rFonts w:hint="eastAsia" w:ascii="宋体" w:hAnsi="宋体" w:eastAsia="宋体" w:cs="宋体"/>
            <w:b w:val="0"/>
            <w:bCs w:val="0"/>
            <w:color w:val="auto"/>
            <w:kern w:val="2"/>
            <w:sz w:val="24"/>
            <w:szCs w:val="24"/>
            <w:lang w:val="en-US" w:eastAsia="zh-CN" w:bidi="ar-SA"/>
          </w:rPr>
          <w:t>.</w:t>
        </w:r>
      </w:ins>
      <w:ins w:id="31" w:author="Administrator" w:date="2026-06-03T10:48:13Z">
        <w:r>
          <w:rPr>
            <w:rFonts w:hint="eastAsia" w:ascii="宋体" w:hAnsi="宋体" w:eastAsia="宋体" w:cs="宋体"/>
            <w:b w:val="0"/>
            <w:bCs w:val="0"/>
            <w:color w:val="auto"/>
            <w:kern w:val="2"/>
            <w:sz w:val="24"/>
            <w:szCs w:val="24"/>
            <w:lang w:val="en-US" w:eastAsia="zh-CN" w:bidi="ar-SA"/>
          </w:rPr>
          <w:t>00</w:t>
        </w:r>
      </w:ins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%（</w:t>
      </w:r>
      <w:ins w:id="32" w:author="Administrator" w:date="2026-06-03T10:48:19Z">
        <w:r>
          <w:rPr>
            <w:rFonts w:hint="eastAsia" w:ascii="宋体" w:hAnsi="宋体" w:eastAsia="宋体" w:cs="宋体"/>
            <w:b w:val="0"/>
            <w:bCs w:val="0"/>
            <w:color w:val="auto"/>
            <w:kern w:val="2"/>
            <w:sz w:val="24"/>
            <w:szCs w:val="24"/>
            <w:lang w:val="en-US" w:eastAsia="zh-CN" w:bidi="ar-SA"/>
          </w:rPr>
          <w:t>282</w:t>
        </w:r>
      </w:ins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/</w:t>
      </w:r>
      <w:ins w:id="33" w:author="Administrator" w:date="2026-06-03T10:48:22Z">
        <w:r>
          <w:rPr>
            <w:rFonts w:hint="eastAsia" w:ascii="宋体" w:hAnsi="宋体" w:eastAsia="宋体" w:cs="宋体"/>
            <w:b w:val="0"/>
            <w:bCs w:val="0"/>
            <w:color w:val="auto"/>
            <w:kern w:val="2"/>
            <w:sz w:val="24"/>
            <w:szCs w:val="24"/>
            <w:lang w:val="en-US" w:eastAsia="zh-CN" w:bidi="ar-SA"/>
          </w:rPr>
          <w:t>300</w:t>
        </w:r>
      </w:ins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）、95.</w:t>
      </w:r>
      <w:ins w:id="34" w:author="Administrator" w:date="2026-06-03T10:48:27Z">
        <w:r>
          <w:rPr>
            <w:rFonts w:hint="eastAsia" w:ascii="宋体" w:hAnsi="宋体" w:eastAsia="宋体" w:cs="宋体"/>
            <w:b w:val="0"/>
            <w:bCs w:val="0"/>
            <w:color w:val="auto"/>
            <w:kern w:val="2"/>
            <w:sz w:val="24"/>
            <w:szCs w:val="24"/>
            <w:lang w:val="en-US" w:eastAsia="zh-CN" w:bidi="ar-SA"/>
          </w:rPr>
          <w:t>24</w:t>
        </w:r>
      </w:ins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%（</w:t>
      </w:r>
      <w:ins w:id="35" w:author="Administrator" w:date="2026-06-03T10:48:30Z">
        <w:r>
          <w:rPr>
            <w:rFonts w:hint="eastAsia" w:ascii="宋体" w:hAnsi="宋体" w:eastAsia="宋体" w:cs="宋体"/>
            <w:b w:val="0"/>
            <w:bCs w:val="0"/>
            <w:color w:val="auto"/>
            <w:kern w:val="2"/>
            <w:sz w:val="24"/>
            <w:szCs w:val="24"/>
            <w:lang w:val="en-US" w:eastAsia="zh-CN" w:bidi="ar-SA"/>
          </w:rPr>
          <w:t>16</w:t>
        </w:r>
      </w:ins>
      <w:ins w:id="36" w:author="Administrator" w:date="2026-06-03T10:48:31Z">
        <w:r>
          <w:rPr>
            <w:rFonts w:hint="eastAsia" w:ascii="宋体" w:hAnsi="宋体" w:eastAsia="宋体" w:cs="宋体"/>
            <w:b w:val="0"/>
            <w:bCs w:val="0"/>
            <w:color w:val="auto"/>
            <w:kern w:val="2"/>
            <w:sz w:val="24"/>
            <w:szCs w:val="24"/>
            <w:lang w:val="en-US" w:eastAsia="zh-CN" w:bidi="ar-SA"/>
          </w:rPr>
          <w:t>0</w:t>
        </w:r>
      </w:ins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/</w:t>
      </w:r>
      <w:ins w:id="37" w:author="Administrator" w:date="2026-06-03T10:48:34Z">
        <w:r>
          <w:rPr>
            <w:rFonts w:hint="eastAsia" w:ascii="宋体" w:hAnsi="宋体" w:eastAsia="宋体" w:cs="宋体"/>
            <w:b w:val="0"/>
            <w:bCs w:val="0"/>
            <w:color w:val="auto"/>
            <w:kern w:val="2"/>
            <w:sz w:val="24"/>
            <w:szCs w:val="24"/>
            <w:lang w:val="en-US" w:eastAsia="zh-CN" w:bidi="ar-SA"/>
          </w:rPr>
          <w:t>168</w:t>
        </w:r>
      </w:ins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）、9</w:t>
      </w:r>
      <w:ins w:id="38" w:author="Administrator" w:date="2026-06-03T10:48:37Z">
        <w:r>
          <w:rPr>
            <w:rFonts w:hint="eastAsia" w:ascii="宋体" w:hAnsi="宋体" w:eastAsia="宋体" w:cs="宋体"/>
            <w:b w:val="0"/>
            <w:bCs w:val="0"/>
            <w:color w:val="auto"/>
            <w:kern w:val="2"/>
            <w:sz w:val="24"/>
            <w:szCs w:val="24"/>
            <w:lang w:val="en-US" w:eastAsia="zh-CN" w:bidi="ar-SA"/>
          </w:rPr>
          <w:t>2</w:t>
        </w:r>
      </w:ins>
      <w:ins w:id="39" w:author="Administrator" w:date="2026-06-03T10:48:38Z">
        <w:r>
          <w:rPr>
            <w:rFonts w:hint="eastAsia" w:ascii="宋体" w:hAnsi="宋体" w:eastAsia="宋体" w:cs="宋体"/>
            <w:b w:val="0"/>
            <w:bCs w:val="0"/>
            <w:color w:val="auto"/>
            <w:kern w:val="2"/>
            <w:sz w:val="24"/>
            <w:szCs w:val="24"/>
            <w:lang w:val="en-US" w:eastAsia="zh-CN" w:bidi="ar-SA"/>
          </w:rPr>
          <w:t>.42</w:t>
        </w:r>
      </w:ins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%（</w:t>
      </w:r>
      <w:ins w:id="40" w:author="Administrator" w:date="2026-06-03T10:48:42Z">
        <w:r>
          <w:rPr>
            <w:rFonts w:hint="eastAsia" w:ascii="宋体" w:hAnsi="宋体" w:eastAsia="宋体" w:cs="宋体"/>
            <w:b w:val="0"/>
            <w:bCs w:val="0"/>
            <w:color w:val="auto"/>
            <w:kern w:val="2"/>
            <w:sz w:val="24"/>
            <w:szCs w:val="24"/>
            <w:lang w:val="en-US" w:eastAsia="zh-CN" w:bidi="ar-SA"/>
          </w:rPr>
          <w:t>122</w:t>
        </w:r>
      </w:ins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/</w:t>
      </w:r>
      <w:ins w:id="41" w:author="Administrator" w:date="2026-06-03T10:48:45Z">
        <w:r>
          <w:rPr>
            <w:rFonts w:hint="eastAsia" w:ascii="宋体" w:hAnsi="宋体" w:eastAsia="宋体" w:cs="宋体"/>
            <w:b w:val="0"/>
            <w:bCs w:val="0"/>
            <w:color w:val="auto"/>
            <w:kern w:val="2"/>
            <w:sz w:val="24"/>
            <w:szCs w:val="24"/>
            <w:lang w:val="en-US" w:eastAsia="zh-CN" w:bidi="ar-SA"/>
          </w:rPr>
          <w:t>132</w:t>
        </w:r>
      </w:ins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）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。</w:t>
      </w:r>
    </w:p>
    <w:p w14:paraId="00E20712">
      <w:pPr>
        <w:spacing w:line="360" w:lineRule="auto"/>
        <w:ind w:firstLine="482" w:firstLineChars="200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3讨论</w:t>
      </w:r>
    </w:p>
    <w:p w14:paraId="6C8385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both"/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上呼吸道感染是临床高发感染性疾病，病原体以细菌、病毒为主，两类感染的治疗原则截然不同，精准鉴别病原体类型是临床合理治疗的核心前提。病毒感染占上呼吸道感染无需应用抗生素治疗，盲目用药不仅无法改善病情，还会增加机体耐药性与不良反应风险；而细菌性感染进展较快，未及时施以抗感染治疗易引发多种并发症，加重患者病情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vertAlign w:val="superscript"/>
          <w:lang w:val="en-US" w:eastAsia="zh-CN" w:bidi="ar-SA"/>
        </w:rPr>
        <w:t>[4]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。传统病原学检测耗时久，难以满足急诊快速诊疗需求，因此寻找快速、精准、便捷的实验室鉴别指标尤为重要。</w:t>
      </w:r>
    </w:p>
    <w:p w14:paraId="7ABD76B6">
      <w:pPr>
        <w:keepNext w:val="0"/>
        <w:keepLines w:val="0"/>
        <w:widowControl/>
        <w:suppressLineNumbers w:val="0"/>
        <w:spacing w:line="360" w:lineRule="auto"/>
        <w:ind w:firstLine="420"/>
        <w:jc w:val="both"/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本研究结果显示，细菌性上呼吸道感染患者WBC、NEUT%、CRP水平显著高于病毒性上呼吸道感染患者，LYMPH%显著低于病毒性上呼吸道感染患者，且联合检测的诊断准确率、灵敏度、特异度较高，证实联合检测可提升鉴别诊断精准度。究其因，血常规是临床最基础的炎症筛查指标，其中白细胞是机体防御病原体入侵的核心免疫细胞，当细菌入侵机体时，骨髓会大量增殖释放白细胞与中性粒细胞，导致外周血WBC、NEUT%显著升高，发挥杀菌抗炎作用；而病毒感染时，机体免疫应答以淋巴细胞为主，会出现LYMPH%升高，WBC无明显升高甚至轻度降低，这是鉴别两类感染的重要基础。但单一血常规检测存在明显局限性，部分轻症细菌感染、老年及免疫力低下患者，机体炎症应答较弱，血常规指标无典型升高表现，易出现漏诊、误诊。CRP是肝脏合成的急性时相反应蛋白，正常生理状态下血清含量极低，机体出现细菌感染、炎症损伤时，CRP可在6-12h内快速升高，感染越严重，指标水平越高，且其升高幅度与细菌感染严重程度呈正相关；而病毒性感染引发的机体炎症反应轻微，CRP多处于正常或轻度升高状态，不会出现大幅波动，这一特征可有效弥补血常规检测的不足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vertAlign w:val="superscript"/>
          <w:lang w:val="en-US" w:eastAsia="zh-CN" w:bidi="ar-SA"/>
        </w:rPr>
        <w:t>[5]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。临床实践中，血常规可反映机体免疫细胞分布变化，明确感染的免疫应答类型，CRP可量化炎症反应严重程度，二者联合检测操作简便、检测速度快、价格低廉，可快速获取检测结果，适配临床急诊、门诊快速诊疗需求。通过两项指标的联合分析，可快速区分细菌性与病毒性上呼吸道感染，为临床医生判断是否使用抗生素提供客观实验室依据，有效减少抗生素滥用，降低耐药性发生率，同时避免病毒感染患者过度治疗、细菌感染患者治疗延误的情况，保障临床诊疗的科学性与规范性。</w:t>
      </w:r>
    </w:p>
    <w:p w14:paraId="40472C08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  <w:t>综上所述，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血常规指标与CRP在细菌性、病毒性上呼吸道感染中表达差异显著，二者联合检测可显著提升疾病鉴别诊断的准确率，诊断效能优异，能够为临床对症治疗、合理用药提供可靠的实验室支撑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6B2D51AD">
      <w:pPr>
        <w:spacing w:line="360" w:lineRule="auto"/>
        <w:ind w:firstLine="482" w:firstLineChars="20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参考文献：</w:t>
      </w:r>
    </w:p>
    <w:bookmarkEnd w:id="2"/>
    <w:p w14:paraId="55E8B356">
      <w:pPr>
        <w:spacing w:line="360" w:lineRule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[1]陈苗苗，阙国勇，陈丹丹，等.白细胞计数降钙素原及淀粉样蛋白A联合检测在孕妇上呼吸道病毒性感染诊断中的应用价值[J].中国妇幼保健，2024，39(24):4823-4827.</w:t>
      </w:r>
    </w:p>
    <w:p w14:paraId="28C8ECEE">
      <w:pPr>
        <w:spacing w:line="360" w:lineRule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[2]徐鑫鑫，蔡花，李海泉，等.南通地区甲流患儿血常规及CRP检测指标的临床价值分析[J].标记免疫分析与临床，2025，32(11):2281-2286.</w:t>
      </w:r>
    </w:p>
    <w:p w14:paraId="607A2FD6">
      <w:pPr>
        <w:spacing w:line="360" w:lineRule="auto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  <w:t>[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3</w:t>
      </w:r>
      <w:r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  <w:t>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葛均波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徐永健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王辰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内科学(第9版)[M].北京:人民卫生出版社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2018:13-18</w:t>
      </w:r>
      <w:r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  <w:t xml:space="preserve">. </w:t>
      </w:r>
    </w:p>
    <w:p w14:paraId="3B303D6C">
      <w:pPr>
        <w:spacing w:line="360" w:lineRule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 xml:space="preserve">[4]武攀，黄廷岳，王雪峰，等.急性下呼吸道感染非细菌性病原体分布特点分析[J].河北医药，2025，47(4):673-677. </w:t>
      </w:r>
    </w:p>
    <w:p w14:paraId="6443122F">
      <w:pPr>
        <w:spacing w:line="360" w:lineRule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 xml:space="preserve">[5]左晶，陈海鹰.SAA、CRP及血常规检测在急性病毒性呼吸道感染中的临床诊断价值[J].生命科学仪器，2025，23(6):25-27. </w:t>
      </w:r>
    </w:p>
    <w:p w14:paraId="19AED9D0">
      <w:pPr>
        <w:spacing w:line="360" w:lineRule="auto"/>
        <w:rPr>
          <w:rFonts w:eastAsia="宋体"/>
          <w:color w:val="auto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 ">
    <w15:presenceInfo w15:providerId="WPS Office" w15:userId="2964902357"/>
  </w15:person>
  <w15:person w15:author="Administrator">
    <w15:presenceInfo w15:providerId="WPS Office" w15:userId="11817140890"/>
  </w15:person>
  <w15:person w15:author="WPS_1753778298">
    <w15:presenceInfo w15:providerId="WPS Office" w15:userId="23757693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ViMDEzMGQzMWNlYjFhYmMyOTM2ZjZmZjczMzdjY2MifQ=="/>
  </w:docVars>
  <w:rsids>
    <w:rsidRoot w:val="30716E96"/>
    <w:rsid w:val="03EC2A6F"/>
    <w:rsid w:val="052E228E"/>
    <w:rsid w:val="0619597F"/>
    <w:rsid w:val="0AC35A0D"/>
    <w:rsid w:val="0AE0655C"/>
    <w:rsid w:val="0B50723E"/>
    <w:rsid w:val="0C2B6418"/>
    <w:rsid w:val="0E83347D"/>
    <w:rsid w:val="1239738B"/>
    <w:rsid w:val="136D1588"/>
    <w:rsid w:val="15437E13"/>
    <w:rsid w:val="15B51CF9"/>
    <w:rsid w:val="16300397"/>
    <w:rsid w:val="17354E03"/>
    <w:rsid w:val="17FD074D"/>
    <w:rsid w:val="181115D4"/>
    <w:rsid w:val="18CD45C3"/>
    <w:rsid w:val="1A807414"/>
    <w:rsid w:val="1A9A6727"/>
    <w:rsid w:val="1E155EA6"/>
    <w:rsid w:val="219B462A"/>
    <w:rsid w:val="22C73E32"/>
    <w:rsid w:val="24FA2141"/>
    <w:rsid w:val="250B7719"/>
    <w:rsid w:val="258129BE"/>
    <w:rsid w:val="27D86334"/>
    <w:rsid w:val="2AFB04AA"/>
    <w:rsid w:val="2C83631E"/>
    <w:rsid w:val="2CB43679"/>
    <w:rsid w:val="2CC969F8"/>
    <w:rsid w:val="2DE237AB"/>
    <w:rsid w:val="2F6173BC"/>
    <w:rsid w:val="30716E96"/>
    <w:rsid w:val="32251C65"/>
    <w:rsid w:val="357466CF"/>
    <w:rsid w:val="357C4E30"/>
    <w:rsid w:val="365B67AD"/>
    <w:rsid w:val="373D426B"/>
    <w:rsid w:val="37EB1F18"/>
    <w:rsid w:val="39962300"/>
    <w:rsid w:val="3B547DD5"/>
    <w:rsid w:val="3D960B78"/>
    <w:rsid w:val="3F473ED8"/>
    <w:rsid w:val="402A7B07"/>
    <w:rsid w:val="418C1319"/>
    <w:rsid w:val="41D91BB2"/>
    <w:rsid w:val="457277D5"/>
    <w:rsid w:val="45815C6A"/>
    <w:rsid w:val="48667BB4"/>
    <w:rsid w:val="4CF213BF"/>
    <w:rsid w:val="4D826A23"/>
    <w:rsid w:val="4FAA26BF"/>
    <w:rsid w:val="50E659E0"/>
    <w:rsid w:val="512F0C70"/>
    <w:rsid w:val="5139389D"/>
    <w:rsid w:val="51D67986"/>
    <w:rsid w:val="574D00A2"/>
    <w:rsid w:val="575F3C26"/>
    <w:rsid w:val="5F130D43"/>
    <w:rsid w:val="5F343ED1"/>
    <w:rsid w:val="5FD80C33"/>
    <w:rsid w:val="61D40A49"/>
    <w:rsid w:val="62746983"/>
    <w:rsid w:val="636429FB"/>
    <w:rsid w:val="63B97AE4"/>
    <w:rsid w:val="6451306E"/>
    <w:rsid w:val="67E86A18"/>
    <w:rsid w:val="6841155D"/>
    <w:rsid w:val="69360996"/>
    <w:rsid w:val="696D0F78"/>
    <w:rsid w:val="6A8674D8"/>
    <w:rsid w:val="6B072BD2"/>
    <w:rsid w:val="6B5275DD"/>
    <w:rsid w:val="6FB66D08"/>
    <w:rsid w:val="70030E51"/>
    <w:rsid w:val="711B771F"/>
    <w:rsid w:val="73A55905"/>
    <w:rsid w:val="74A837A2"/>
    <w:rsid w:val="78085F5D"/>
    <w:rsid w:val="7829051A"/>
    <w:rsid w:val="79787359"/>
    <w:rsid w:val="79FE5549"/>
    <w:rsid w:val="7A74131E"/>
    <w:rsid w:val="7E557B05"/>
    <w:rsid w:val="7EB119EA"/>
    <w:rsid w:val="7F456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6daeb2c2-902d-40e1-b4f6-f158eafff2c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3081</Words>
  <Characters>3699</Characters>
  <Lines>0</Lines>
  <Paragraphs>0</Paragraphs>
  <TotalTime>29</TotalTime>
  <ScaleCrop>false</ScaleCrop>
  <LinksUpToDate>false</LinksUpToDate>
  <CharactersWithSpaces>3712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2025-08-19T01:26:00Z</dcterms:created>
  <dc:creator>删QQ卸微信</dc:creator>
  <cp:lastModifiedBy> </cp:lastModifiedBy>
  <dcterms:modified xsi:type="dcterms:W3CDTF">2026-06-26T05:12:27Z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670BA4D71E724DF09D3914D0E2B8E80F_13</vt:lpwstr>
  </property>
  <property fmtid="{D5CDD505-2E9C-101B-9397-08002B2CF9AE}" pid="4" name="KSOTemplateDocerSaveRecord">
    <vt:lpwstr>eyJoZGlkIjoiODI1NDYwZDk4MzhhNjcxYzk0YzQ5NzkyNzVkZjVhNDgiLCJ1c2VySWQiOiI5OTI1MzM1NzcifQ==</vt:lpwstr>
  </property>
</Properties>
</file>